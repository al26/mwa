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05C7" w:rsidRDefault="00AB05C7" w:rsidP="00AB05C7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AB05C7">
        <w:rPr>
          <w:rFonts w:ascii="Arial" w:hAnsi="Arial" w:cs="Arial"/>
          <w:b/>
          <w:noProof/>
          <w:sz w:val="20"/>
          <w:szCs w:val="20"/>
          <w:lang w:val="id-ID" w:eastAsia="id-ID"/>
        </w:rPr>
        <w:drawing>
          <wp:inline distT="0" distB="0" distL="0" distR="0">
            <wp:extent cx="1905000" cy="361950"/>
            <wp:effectExtent l="19050" t="0" r="0" b="0"/>
            <wp:docPr id="12" name="Picture 9" descr="OA_color_whitebkgd_2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A_color_whitebkgd_200.gif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C7" w:rsidRDefault="00B52680" w:rsidP="00AB05C7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Oracle </w:t>
      </w:r>
      <w:r w:rsidR="006F24C3">
        <w:rPr>
          <w:rFonts w:ascii="Arial" w:hAnsi="Arial" w:cs="Arial"/>
          <w:b/>
          <w:sz w:val="20"/>
          <w:szCs w:val="20"/>
        </w:rPr>
        <w:t xml:space="preserve">Academy </w:t>
      </w:r>
      <w:r w:rsidR="00AB05C7">
        <w:rPr>
          <w:rFonts w:ascii="Arial" w:hAnsi="Arial" w:cs="Arial"/>
          <w:b/>
          <w:sz w:val="20"/>
          <w:szCs w:val="20"/>
        </w:rPr>
        <w:t>Individual Membership</w:t>
      </w:r>
    </w:p>
    <w:p w:rsidR="00B52680" w:rsidRDefault="006F24C3" w:rsidP="00AB05C7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 w:rsidRPr="00AB05C7">
        <w:rPr>
          <w:rFonts w:ascii="Arial" w:hAnsi="Arial" w:cs="Arial"/>
          <w:sz w:val="20"/>
          <w:szCs w:val="20"/>
        </w:rPr>
        <w:t>Registration</w:t>
      </w:r>
      <w:r w:rsidR="00AB05C7" w:rsidRPr="00AB05C7">
        <w:rPr>
          <w:rFonts w:ascii="Arial" w:hAnsi="Arial" w:cs="Arial"/>
          <w:sz w:val="20"/>
          <w:szCs w:val="20"/>
        </w:rPr>
        <w:t xml:space="preserve"> Guide</w:t>
      </w:r>
    </w:p>
    <w:p w:rsidR="005B7E7B" w:rsidRPr="00AB05C7" w:rsidRDefault="005B7E7B" w:rsidP="00AB05C7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:rsidR="006F24C3" w:rsidRDefault="006F24C3" w:rsidP="006F24C3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141E8C" w:rsidRDefault="00AB05C7" w:rsidP="00AC181D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id-ID" w:eastAsia="id-ID"/>
        </w:rPr>
        <w:drawing>
          <wp:inline distT="0" distB="0" distL="0" distR="0">
            <wp:extent cx="8229600" cy="3924607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246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AB05C7" w:rsidRDefault="00667785" w:rsidP="00141E8C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ins w:id="0" w:author="nhuda" w:date="2016-01-18T11:55:00Z">
        <w:r>
          <w:rPr>
            <w:rFonts w:ascii="Arial" w:hAnsi="Arial" w:cs="Arial"/>
            <w:sz w:val="20"/>
            <w:szCs w:val="20"/>
          </w:rPr>
          <w:t>Kunjungi</w:t>
        </w:r>
        <w:proofErr w:type="spellEnd"/>
        <w:r>
          <w:rPr>
            <w:rFonts w:ascii="Arial" w:hAnsi="Arial" w:cs="Arial"/>
            <w:sz w:val="20"/>
            <w:szCs w:val="20"/>
          </w:rPr>
          <w:t xml:space="preserve"> website: </w:t>
        </w:r>
      </w:ins>
      <w:ins w:id="1" w:author="nhuda" w:date="2016-01-18T11:56:00Z">
        <w:r>
          <w:rPr>
            <w:rFonts w:ascii="Arial" w:hAnsi="Arial" w:cs="Arial"/>
            <w:sz w:val="20"/>
            <w:szCs w:val="20"/>
          </w:rPr>
          <w:fldChar w:fldCharType="begin"/>
        </w:r>
      </w:ins>
      <w:ins w:id="2" w:author="nhuda" w:date="2016-01-18T11:57:00Z">
        <w:r>
          <w:rPr>
            <w:rFonts w:ascii="Arial" w:hAnsi="Arial" w:cs="Arial"/>
            <w:sz w:val="20"/>
            <w:szCs w:val="20"/>
          </w:rPr>
          <w:instrText>HYPERLINK "http://academy.oracle.com/"</w:instrText>
        </w:r>
      </w:ins>
      <w:ins w:id="3" w:author="nhuda" w:date="2016-01-18T11:56:00Z">
        <w:r>
          <w:rPr>
            <w:rFonts w:ascii="Arial" w:hAnsi="Arial" w:cs="Arial"/>
            <w:sz w:val="20"/>
            <w:szCs w:val="20"/>
          </w:rPr>
          <w:fldChar w:fldCharType="separate"/>
        </w:r>
      </w:ins>
      <w:ins w:id="4" w:author="nhuda" w:date="2016-01-18T11:57:00Z">
        <w:r>
          <w:rPr>
            <w:rStyle w:val="Hyperlink"/>
            <w:rFonts w:ascii="Arial" w:hAnsi="Arial" w:cs="Arial"/>
            <w:sz w:val="20"/>
            <w:szCs w:val="20"/>
          </w:rPr>
          <w:t>http://academy.oracle.com/</w:t>
        </w:r>
      </w:ins>
      <w:ins w:id="5" w:author="nhuda" w:date="2016-01-18T11:56:00Z">
        <w:r>
          <w:rPr>
            <w:rFonts w:ascii="Arial" w:hAnsi="Arial" w:cs="Arial"/>
            <w:sz w:val="20"/>
            <w:szCs w:val="20"/>
          </w:rPr>
          <w:fldChar w:fldCharType="end"/>
        </w:r>
      </w:ins>
      <w:ins w:id="6" w:author="nhuda" w:date="2016-01-18T11:55:00Z">
        <w:r>
          <w:rPr>
            <w:rFonts w:ascii="Arial" w:hAnsi="Arial" w:cs="Arial"/>
            <w:sz w:val="20"/>
            <w:szCs w:val="20"/>
          </w:rPr>
          <w:t xml:space="preserve"> and </w:t>
        </w:r>
        <w:proofErr w:type="spellStart"/>
        <w:r>
          <w:rPr>
            <w:rFonts w:ascii="Arial" w:hAnsi="Arial" w:cs="Arial"/>
            <w:sz w:val="20"/>
            <w:szCs w:val="20"/>
          </w:rPr>
          <w:t>klik</w:t>
        </w:r>
        <w:proofErr w:type="spellEnd"/>
        <w:r>
          <w:rPr>
            <w:rFonts w:ascii="Arial" w:hAnsi="Arial" w:cs="Arial"/>
            <w:sz w:val="20"/>
            <w:szCs w:val="20"/>
          </w:rPr>
          <w:t xml:space="preserve"> </w:t>
        </w:r>
        <w:proofErr w:type="spellStart"/>
        <w:r>
          <w:rPr>
            <w:rFonts w:ascii="Arial" w:hAnsi="Arial" w:cs="Arial"/>
            <w:sz w:val="20"/>
            <w:szCs w:val="20"/>
          </w:rPr>
          <w:t>pada</w:t>
        </w:r>
        <w:proofErr w:type="spellEnd"/>
        <w:r>
          <w:rPr>
            <w:rFonts w:ascii="Arial" w:hAnsi="Arial" w:cs="Arial"/>
            <w:sz w:val="20"/>
            <w:szCs w:val="20"/>
          </w:rPr>
          <w:t xml:space="preserve"> </w:t>
        </w:r>
        <w:proofErr w:type="spellStart"/>
        <w:r>
          <w:rPr>
            <w:rFonts w:ascii="Arial" w:hAnsi="Arial" w:cs="Arial"/>
            <w:sz w:val="20"/>
            <w:szCs w:val="20"/>
          </w:rPr>
          <w:t>bagian</w:t>
        </w:r>
        <w:proofErr w:type="spellEnd"/>
        <w:r>
          <w:rPr>
            <w:rFonts w:ascii="Arial" w:hAnsi="Arial" w:cs="Arial"/>
            <w:sz w:val="20"/>
            <w:szCs w:val="20"/>
          </w:rPr>
          <w:t xml:space="preserve"> </w:t>
        </w:r>
      </w:ins>
      <w:ins w:id="7" w:author="nhuda" w:date="2016-01-18T11:56:00Z">
        <w:r>
          <w:rPr>
            <w:rFonts w:ascii="Arial" w:hAnsi="Arial" w:cs="Arial"/>
            <w:sz w:val="20"/>
            <w:szCs w:val="20"/>
          </w:rPr>
          <w:t>“Join”</w:t>
        </w:r>
      </w:ins>
    </w:p>
    <w:p w:rsidR="00AB05C7" w:rsidRDefault="00AB05C7" w:rsidP="00141E8C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Go to the Academy website (</w:t>
      </w:r>
      <w:hyperlink r:id="rId10" w:history="1">
        <w:r w:rsidRPr="00404DD3">
          <w:rPr>
            <w:rStyle w:val="Hyperlink"/>
            <w:rFonts w:ascii="Arial" w:hAnsi="Arial" w:cs="Arial"/>
            <w:sz w:val="20"/>
            <w:szCs w:val="20"/>
          </w:rPr>
          <w:t>www.academy.oracle.com</w:t>
        </w:r>
      </w:hyperlink>
      <w:r>
        <w:rPr>
          <w:rFonts w:ascii="Arial" w:hAnsi="Arial" w:cs="Arial"/>
          <w:sz w:val="20"/>
          <w:szCs w:val="20"/>
        </w:rPr>
        <w:t>) and click on any of the “Join” links.</w:t>
      </w:r>
    </w:p>
    <w:p w:rsidR="00AB05C7" w:rsidRDefault="00AB05C7" w:rsidP="00141E8C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AB05C7" w:rsidRDefault="00AB05C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AB05C7" w:rsidRDefault="005A6C1B" w:rsidP="00AC181D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val="id-ID" w:eastAsia="id-ID"/>
        </w:rPr>
        <w:lastRenderedPageBreak/>
        <w:drawing>
          <wp:inline distT="0" distB="0" distL="0" distR="0">
            <wp:extent cx="6333660" cy="489954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619" cy="4899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5A6C1B" w:rsidRDefault="005A6C1B" w:rsidP="00141E8C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AB05C7" w:rsidRPr="00AC181D" w:rsidRDefault="00AB05C7" w:rsidP="00141E8C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AC181D">
        <w:rPr>
          <w:rFonts w:ascii="Arial" w:hAnsi="Arial" w:cs="Arial"/>
          <w:sz w:val="20"/>
          <w:szCs w:val="20"/>
        </w:rPr>
        <w:t>Re</w:t>
      </w:r>
      <w:r w:rsidR="005B7E7B">
        <w:rPr>
          <w:rFonts w:ascii="Arial" w:hAnsi="Arial" w:cs="Arial"/>
          <w:sz w:val="20"/>
          <w:szCs w:val="20"/>
        </w:rPr>
        <w:t xml:space="preserve">view </w:t>
      </w:r>
      <w:r w:rsidRPr="00AC181D">
        <w:rPr>
          <w:rFonts w:ascii="Arial" w:hAnsi="Arial" w:cs="Arial"/>
          <w:sz w:val="20"/>
          <w:szCs w:val="20"/>
        </w:rPr>
        <w:t>the registration instructions</w:t>
      </w:r>
      <w:r w:rsidR="00AC181D">
        <w:rPr>
          <w:rFonts w:ascii="Arial" w:hAnsi="Arial" w:cs="Arial"/>
          <w:sz w:val="20"/>
          <w:szCs w:val="20"/>
        </w:rPr>
        <w:t xml:space="preserve">. </w:t>
      </w:r>
      <w:r w:rsidR="008100DD">
        <w:rPr>
          <w:rFonts w:ascii="Arial" w:hAnsi="Arial" w:cs="Arial"/>
          <w:sz w:val="20"/>
          <w:szCs w:val="20"/>
        </w:rPr>
        <w:t>Click “Individual members join here”</w:t>
      </w:r>
      <w:r w:rsidR="00AC181D" w:rsidRPr="00AC181D">
        <w:rPr>
          <w:rFonts w:ascii="Arial" w:hAnsi="Arial" w:cs="Arial"/>
          <w:sz w:val="20"/>
          <w:szCs w:val="20"/>
        </w:rPr>
        <w:t>.</w:t>
      </w:r>
    </w:p>
    <w:p w:rsidR="00141E8C" w:rsidRDefault="00141E8C" w:rsidP="00141E8C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141E8C" w:rsidRDefault="00141E8C" w:rsidP="00141E8C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:rsidR="00973C31" w:rsidRDefault="00973C31" w:rsidP="00973C3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973C31" w:rsidRDefault="00884ABB" w:rsidP="00973C31">
      <w:pPr>
        <w:spacing w:after="0" w:line="240" w:lineRule="auto"/>
        <w:rPr>
          <w:rFonts w:ascii="Arial" w:hAnsi="Arial" w:cs="Arial"/>
          <w:sz w:val="20"/>
          <w:szCs w:val="20"/>
        </w:rPr>
      </w:pPr>
      <w:del w:id="8" w:author="Abyhape" w:date="2016-11-16T15:01:00Z">
        <w:r w:rsidDel="009B7DD4">
          <w:rPr>
            <w:rFonts w:ascii="Arial" w:hAnsi="Arial" w:cs="Arial"/>
            <w:noProof/>
            <w:sz w:val="20"/>
            <w:szCs w:val="20"/>
          </w:rPr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7" type="#_x0000_t32" style="position:absolute;margin-left:286pt;margin-top:193.2pt;width:39.75pt;height:18.8pt;flip:y;z-index:251661312" o:connectortype="straight" strokecolor="#0070c0" strokeweight="1.5pt">
              <v:stroke endarrow="block"/>
            </v:shape>
          </w:pict>
        </w:r>
      </w:del>
      <w:r>
        <w:rPr>
          <w:rFonts w:ascii="Arial" w:hAnsi="Arial" w:cs="Arial"/>
          <w:noProof/>
          <w:sz w:val="20"/>
          <w:szCs w:val="20"/>
        </w:rPr>
        <w:pict>
          <v:shape id="_x0000_s1026" type="#_x0000_t32" style="position:absolute;margin-left:186.45pt;margin-top:124.75pt;width:39.75pt;height:18.8pt;flip:y;z-index:251660288" o:connectortype="straight" strokecolor="#0070c0" strokeweight="1.5pt">
            <v:stroke endarrow="block"/>
          </v:shape>
        </w:pict>
      </w:r>
      <w:r w:rsidR="00973C31">
        <w:rPr>
          <w:rFonts w:ascii="Arial" w:hAnsi="Arial" w:cs="Arial"/>
          <w:noProof/>
          <w:sz w:val="20"/>
          <w:szCs w:val="20"/>
          <w:lang w:val="id-ID" w:eastAsia="id-ID"/>
        </w:rPr>
        <w:drawing>
          <wp:inline distT="0" distB="0" distL="0" distR="0">
            <wp:extent cx="3865886" cy="2676383"/>
            <wp:effectExtent l="19050" t="0" r="1264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886" cy="26763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ins w:id="9" w:author="Abyhape" w:date="2016-11-16T15:02:00Z">
        <w:r w:rsidR="009B7DD4">
          <w:rPr>
            <w:rFonts w:ascii="Arial" w:hAnsi="Arial" w:cs="Arial"/>
            <w:noProof/>
            <w:sz w:val="20"/>
            <w:szCs w:val="20"/>
            <w:lang w:val="id-ID" w:eastAsia="id-ID"/>
          </w:rPr>
          <w:drawing>
            <wp:inline distT="0" distB="0" distL="0" distR="0">
              <wp:extent cx="4246945" cy="1658426"/>
              <wp:effectExtent l="0" t="0" r="0" b="0"/>
              <wp:docPr id="6" name="Picture 6" descr="H:\unname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H:\unnamed.png"/>
                      <pic:cNvPicPr>
                        <a:picLocks noChangeAspect="1" noChangeArrowheads="1"/>
                      </pic:cNvPicPr>
                    </pic:nvPicPr>
                    <pic:blipFill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68393" cy="166680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10" w:author="Abyhape" w:date="2016-11-16T15:01:00Z">
        <w:r w:rsidR="00973C31" w:rsidDel="009B7DD4">
          <w:rPr>
            <w:rFonts w:ascii="Arial" w:hAnsi="Arial" w:cs="Arial"/>
            <w:noProof/>
            <w:sz w:val="20"/>
            <w:szCs w:val="20"/>
            <w:lang w:val="id-ID" w:eastAsia="id-ID"/>
          </w:rPr>
          <w:drawing>
            <wp:inline distT="0" distB="0" distL="0" distR="0">
              <wp:extent cx="4015305" cy="1719618"/>
              <wp:effectExtent l="19050" t="0" r="4245" b="0"/>
              <wp:docPr id="1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19108" cy="1721247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pic:spPr>
                  </pic:pic>
                </a:graphicData>
              </a:graphic>
            </wp:inline>
          </w:drawing>
        </w:r>
      </w:del>
    </w:p>
    <w:p w:rsidR="00141E8C" w:rsidRDefault="00141E8C" w:rsidP="00141E8C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141E8C" w:rsidRDefault="00141E8C" w:rsidP="00141E8C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141E8C" w:rsidRDefault="008100DD" w:rsidP="00141E8C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On the Oracle Sign In page, c</w:t>
      </w:r>
      <w:r w:rsidR="00141E8C">
        <w:rPr>
          <w:rFonts w:ascii="Arial" w:hAnsi="Arial" w:cs="Arial"/>
          <w:sz w:val="20"/>
          <w:szCs w:val="20"/>
        </w:rPr>
        <w:t xml:space="preserve">lick </w:t>
      </w:r>
      <w:r w:rsidR="00606B51">
        <w:rPr>
          <w:rFonts w:ascii="Arial" w:hAnsi="Arial" w:cs="Arial"/>
          <w:sz w:val="20"/>
          <w:szCs w:val="20"/>
        </w:rPr>
        <w:t>the “Create Account” button.</w:t>
      </w:r>
    </w:p>
    <w:p w:rsidR="00606B51" w:rsidRDefault="00606B51" w:rsidP="00141E8C">
      <w:pPr>
        <w:spacing w:after="0" w:line="240" w:lineRule="auto"/>
        <w:rPr>
          <w:rFonts w:ascii="Arial" w:hAnsi="Arial" w:cs="Arial"/>
          <w:sz w:val="20"/>
          <w:szCs w:val="20"/>
        </w:rPr>
      </w:pPr>
      <w:bookmarkStart w:id="11" w:name="_GoBack"/>
      <w:bookmarkEnd w:id="11"/>
    </w:p>
    <w:p w:rsidR="00141E8C" w:rsidRDefault="00141E8C" w:rsidP="00141E8C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4F0F0E">
        <w:rPr>
          <w:rFonts w:ascii="Arial" w:hAnsi="Arial" w:cs="Arial"/>
          <w:sz w:val="20"/>
          <w:szCs w:val="20"/>
        </w:rPr>
        <w:t>Follow the instructions for creating your Oracle account. This account will become your Oracle Academy member account.</w:t>
      </w:r>
    </w:p>
    <w:p w:rsidR="00141E8C" w:rsidRPr="004F0F0E" w:rsidRDefault="00141E8C" w:rsidP="00141E8C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Once your account is created, </w:t>
      </w:r>
      <w:r w:rsidR="007A2DBB">
        <w:rPr>
          <w:rFonts w:ascii="Arial" w:hAnsi="Arial" w:cs="Arial"/>
          <w:sz w:val="20"/>
          <w:szCs w:val="20"/>
        </w:rPr>
        <w:t xml:space="preserve">click “Continue” and </w:t>
      </w:r>
      <w:r>
        <w:rPr>
          <w:rFonts w:ascii="Arial" w:hAnsi="Arial" w:cs="Arial"/>
          <w:sz w:val="20"/>
          <w:szCs w:val="20"/>
        </w:rPr>
        <w:t>sign in</w:t>
      </w:r>
      <w:r w:rsidR="00606B51">
        <w:rPr>
          <w:rFonts w:ascii="Arial" w:hAnsi="Arial" w:cs="Arial"/>
          <w:sz w:val="20"/>
          <w:szCs w:val="20"/>
        </w:rPr>
        <w:t>to your new Oracle account</w:t>
      </w:r>
      <w:r>
        <w:rPr>
          <w:rFonts w:ascii="Arial" w:hAnsi="Arial" w:cs="Arial"/>
          <w:sz w:val="20"/>
          <w:szCs w:val="20"/>
        </w:rPr>
        <w:t>.</w:t>
      </w:r>
    </w:p>
    <w:p w:rsidR="00141E8C" w:rsidRDefault="00141E8C" w:rsidP="00141E8C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141E8C" w:rsidRDefault="00141E8C" w:rsidP="00141E8C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If you already have an Oracle account, skip this step and sign into your existing account.</w:t>
      </w:r>
    </w:p>
    <w:p w:rsidR="00141E8C" w:rsidRDefault="00141E8C" w:rsidP="00141E8C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141E8C" w:rsidRDefault="00141E8C" w:rsidP="00141E8C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:rsidR="00141E8C" w:rsidRDefault="00606B51" w:rsidP="00AC181D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id-ID" w:eastAsia="id-ID"/>
        </w:rPr>
        <w:lastRenderedPageBreak/>
        <w:drawing>
          <wp:inline distT="0" distB="0" distL="0" distR="0">
            <wp:extent cx="8229600" cy="3920932"/>
            <wp:effectExtent l="171450" t="133350" r="361950" b="308168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209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1E8C" w:rsidRDefault="00141E8C" w:rsidP="00141E8C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4F0F0E" w:rsidRDefault="00141E8C" w:rsidP="00141E8C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Click </w:t>
      </w:r>
      <w:r w:rsidR="00AC181D">
        <w:rPr>
          <w:rFonts w:ascii="Arial" w:hAnsi="Arial" w:cs="Arial"/>
          <w:sz w:val="20"/>
          <w:szCs w:val="20"/>
        </w:rPr>
        <w:t xml:space="preserve">the </w:t>
      </w:r>
      <w:r>
        <w:rPr>
          <w:rFonts w:ascii="Arial" w:hAnsi="Arial" w:cs="Arial"/>
          <w:sz w:val="20"/>
          <w:szCs w:val="20"/>
        </w:rPr>
        <w:t xml:space="preserve">“Register for Individual </w:t>
      </w:r>
      <w:r w:rsidR="00AC181D">
        <w:rPr>
          <w:rFonts w:ascii="Arial" w:hAnsi="Arial" w:cs="Arial"/>
          <w:sz w:val="20"/>
          <w:szCs w:val="20"/>
        </w:rPr>
        <w:t>Membership” button</w:t>
      </w:r>
      <w:r w:rsidR="00606B51">
        <w:rPr>
          <w:rFonts w:ascii="Arial" w:hAnsi="Arial" w:cs="Arial"/>
          <w:sz w:val="20"/>
          <w:szCs w:val="20"/>
        </w:rPr>
        <w:t>.</w:t>
      </w:r>
    </w:p>
    <w:p w:rsidR="008E0FBC" w:rsidRDefault="008E0FBC" w:rsidP="006F24C3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141E8C" w:rsidRDefault="00141E8C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:rsidR="00141E8C" w:rsidRDefault="003465DC" w:rsidP="007F6CEA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id-ID" w:eastAsia="id-ID"/>
        </w:rPr>
        <w:lastRenderedPageBreak/>
        <w:drawing>
          <wp:inline distT="0" distB="0" distL="0" distR="0">
            <wp:extent cx="8229600" cy="3978876"/>
            <wp:effectExtent l="171450" t="133350" r="361950" b="307374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788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1E8C" w:rsidRDefault="00141E8C" w:rsidP="00141E8C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141E8C" w:rsidRDefault="003465DC" w:rsidP="00141E8C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Select your country from the </w:t>
      </w:r>
      <w:r w:rsidR="005B7E7B">
        <w:rPr>
          <w:rFonts w:ascii="Arial" w:hAnsi="Arial" w:cs="Arial"/>
          <w:sz w:val="20"/>
          <w:szCs w:val="20"/>
        </w:rPr>
        <w:t xml:space="preserve">“Search by Country” </w:t>
      </w:r>
      <w:r>
        <w:rPr>
          <w:rFonts w:ascii="Arial" w:hAnsi="Arial" w:cs="Arial"/>
          <w:sz w:val="20"/>
          <w:szCs w:val="20"/>
        </w:rPr>
        <w:t xml:space="preserve">menu. Enter </w:t>
      </w:r>
      <w:r w:rsidR="005B7E7B">
        <w:rPr>
          <w:rFonts w:ascii="Arial" w:hAnsi="Arial" w:cs="Arial"/>
          <w:sz w:val="20"/>
          <w:szCs w:val="20"/>
        </w:rPr>
        <w:t xml:space="preserve">your </w:t>
      </w:r>
      <w:r>
        <w:rPr>
          <w:rFonts w:ascii="Arial" w:hAnsi="Arial" w:cs="Arial"/>
          <w:sz w:val="20"/>
          <w:szCs w:val="20"/>
        </w:rPr>
        <w:t>institution</w:t>
      </w:r>
      <w:r w:rsidR="005B7E7B">
        <w:rPr>
          <w:rFonts w:ascii="Arial" w:hAnsi="Arial" w:cs="Arial"/>
          <w:sz w:val="20"/>
          <w:szCs w:val="20"/>
        </w:rPr>
        <w:t xml:space="preserve">s name </w:t>
      </w:r>
      <w:r>
        <w:rPr>
          <w:rFonts w:ascii="Arial" w:hAnsi="Arial" w:cs="Arial"/>
          <w:sz w:val="20"/>
          <w:szCs w:val="20"/>
        </w:rPr>
        <w:t>and click</w:t>
      </w:r>
      <w:r w:rsidR="008100DD">
        <w:rPr>
          <w:rFonts w:ascii="Arial" w:hAnsi="Arial" w:cs="Arial"/>
          <w:sz w:val="20"/>
          <w:szCs w:val="20"/>
        </w:rPr>
        <w:t xml:space="preserve"> the</w:t>
      </w:r>
      <w:r>
        <w:rPr>
          <w:rFonts w:ascii="Arial" w:hAnsi="Arial" w:cs="Arial"/>
          <w:sz w:val="20"/>
          <w:szCs w:val="20"/>
        </w:rPr>
        <w:t xml:space="preserve"> “Search” button.</w:t>
      </w:r>
    </w:p>
    <w:p w:rsidR="00141E8C" w:rsidRDefault="00141E8C" w:rsidP="00141E8C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141E8C" w:rsidRDefault="002B69FD" w:rsidP="00141E8C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id-ID" w:eastAsia="id-ID"/>
        </w:rPr>
        <w:lastRenderedPageBreak/>
        <w:drawing>
          <wp:inline distT="0" distB="0" distL="0" distR="0">
            <wp:extent cx="7362683" cy="3114981"/>
            <wp:effectExtent l="171450" t="133350" r="352567" b="314019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3700" cy="31154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1E8C" w:rsidRDefault="00141E8C" w:rsidP="00141E8C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141E8C" w:rsidRDefault="00141E8C" w:rsidP="00141E8C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 on your institution</w:t>
      </w:r>
      <w:r w:rsidR="000151F7">
        <w:rPr>
          <w:rFonts w:ascii="Arial" w:hAnsi="Arial" w:cs="Arial"/>
          <w:sz w:val="20"/>
          <w:szCs w:val="20"/>
        </w:rPr>
        <w:t>s</w:t>
      </w:r>
      <w:r w:rsidR="002B69FD">
        <w:rPr>
          <w:rFonts w:ascii="Arial" w:hAnsi="Arial" w:cs="Arial"/>
          <w:sz w:val="20"/>
          <w:szCs w:val="20"/>
        </w:rPr>
        <w:t xml:space="preserve"> name</w:t>
      </w:r>
      <w:r>
        <w:rPr>
          <w:rFonts w:ascii="Arial" w:hAnsi="Arial" w:cs="Arial"/>
          <w:sz w:val="20"/>
          <w:szCs w:val="20"/>
        </w:rPr>
        <w:t xml:space="preserve"> in the search </w:t>
      </w:r>
      <w:r w:rsidR="002B69FD">
        <w:rPr>
          <w:rFonts w:ascii="Arial" w:hAnsi="Arial" w:cs="Arial"/>
          <w:sz w:val="20"/>
          <w:szCs w:val="20"/>
        </w:rPr>
        <w:t xml:space="preserve">results </w:t>
      </w:r>
      <w:r>
        <w:rPr>
          <w:rFonts w:ascii="Arial" w:hAnsi="Arial" w:cs="Arial"/>
          <w:sz w:val="20"/>
          <w:szCs w:val="20"/>
        </w:rPr>
        <w:t>list.</w:t>
      </w:r>
    </w:p>
    <w:p w:rsidR="00141E8C" w:rsidRDefault="00141E8C" w:rsidP="00141E8C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141E8C" w:rsidRDefault="008100DD" w:rsidP="00141E8C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8100DD">
        <w:rPr>
          <w:rFonts w:ascii="Arial" w:hAnsi="Arial" w:cs="Arial"/>
          <w:b/>
          <w:color w:val="FF0000"/>
          <w:sz w:val="20"/>
          <w:szCs w:val="20"/>
        </w:rPr>
        <w:t>Note:</w:t>
      </w:r>
      <w:r>
        <w:rPr>
          <w:rFonts w:ascii="Arial" w:hAnsi="Arial" w:cs="Arial"/>
          <w:sz w:val="20"/>
          <w:szCs w:val="20"/>
        </w:rPr>
        <w:t xml:space="preserve"> </w:t>
      </w:r>
      <w:r w:rsidR="00141E8C">
        <w:rPr>
          <w:rFonts w:ascii="Arial" w:hAnsi="Arial" w:cs="Arial"/>
          <w:sz w:val="20"/>
          <w:szCs w:val="20"/>
        </w:rPr>
        <w:t xml:space="preserve">If you cannot </w:t>
      </w:r>
      <w:r w:rsidR="002B69FD">
        <w:rPr>
          <w:rFonts w:ascii="Arial" w:hAnsi="Arial" w:cs="Arial"/>
          <w:sz w:val="20"/>
          <w:szCs w:val="20"/>
        </w:rPr>
        <w:t>find</w:t>
      </w:r>
      <w:r w:rsidR="000151F7">
        <w:rPr>
          <w:rFonts w:ascii="Arial" w:hAnsi="Arial" w:cs="Arial"/>
          <w:sz w:val="20"/>
          <w:szCs w:val="20"/>
        </w:rPr>
        <w:t xml:space="preserve"> your institution, check </w:t>
      </w:r>
      <w:r w:rsidR="00141E8C">
        <w:rPr>
          <w:rFonts w:ascii="Arial" w:hAnsi="Arial" w:cs="Arial"/>
          <w:sz w:val="20"/>
          <w:szCs w:val="20"/>
        </w:rPr>
        <w:t>for spelling errors and search again. If you’re still unable to locate your institution, click on the “add your institution” link.</w:t>
      </w:r>
    </w:p>
    <w:p w:rsidR="002B69FD" w:rsidRDefault="002B69FD" w:rsidP="00141E8C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5665E3" w:rsidRDefault="005665E3" w:rsidP="006F24C3">
      <w:pPr>
        <w:spacing w:line="240" w:lineRule="auto"/>
        <w:rPr>
          <w:rFonts w:ascii="Arial" w:hAnsi="Arial" w:cs="Arial"/>
          <w:sz w:val="20"/>
          <w:szCs w:val="20"/>
        </w:rPr>
      </w:pPr>
    </w:p>
    <w:p w:rsidR="00BD6060" w:rsidRPr="008100DD" w:rsidRDefault="00BD6060" w:rsidP="006F24C3">
      <w:pPr>
        <w:spacing w:line="240" w:lineRule="auto"/>
        <w:rPr>
          <w:rFonts w:ascii="Arial" w:hAnsi="Arial" w:cs="Arial"/>
          <w:sz w:val="20"/>
          <w:szCs w:val="20"/>
        </w:rPr>
      </w:pPr>
      <w:r w:rsidRPr="008100DD">
        <w:rPr>
          <w:rFonts w:ascii="Arial" w:hAnsi="Arial" w:cs="Arial"/>
          <w:noProof/>
          <w:sz w:val="20"/>
          <w:szCs w:val="20"/>
          <w:lang w:val="id-ID" w:eastAsia="id-ID"/>
        </w:rPr>
        <w:lastRenderedPageBreak/>
        <w:drawing>
          <wp:inline distT="0" distB="0" distL="0" distR="0">
            <wp:extent cx="8229600" cy="4174574"/>
            <wp:effectExtent l="171450" t="133350" r="361950" b="302176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1745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6060" w:rsidRDefault="000B3D7A" w:rsidP="008100DD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your information into the form on the</w:t>
      </w:r>
      <w:r w:rsidR="005D15E8" w:rsidRPr="008100DD">
        <w:rPr>
          <w:rFonts w:ascii="Arial" w:hAnsi="Arial" w:cs="Arial"/>
          <w:sz w:val="20"/>
          <w:szCs w:val="20"/>
        </w:rPr>
        <w:t xml:space="preserve"> “Contact Information” page</w:t>
      </w:r>
      <w:r w:rsidR="00BD6060" w:rsidRPr="008100DD">
        <w:rPr>
          <w:rFonts w:ascii="Arial" w:hAnsi="Arial" w:cs="Arial"/>
          <w:sz w:val="20"/>
          <w:szCs w:val="20"/>
        </w:rPr>
        <w:t>.</w:t>
      </w:r>
    </w:p>
    <w:p w:rsidR="008100DD" w:rsidRPr="008100DD" w:rsidRDefault="008100DD" w:rsidP="008100DD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BD6060" w:rsidRPr="000B3D7A" w:rsidRDefault="00BD6060" w:rsidP="000B3D7A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B3D7A">
        <w:rPr>
          <w:rFonts w:ascii="Arial" w:hAnsi="Arial" w:cs="Arial"/>
          <w:sz w:val="20"/>
          <w:szCs w:val="20"/>
        </w:rPr>
        <w:t xml:space="preserve">Your name and email address are pre-populated </w:t>
      </w:r>
      <w:r w:rsidR="008100DD" w:rsidRPr="000B3D7A">
        <w:rPr>
          <w:rFonts w:ascii="Arial" w:hAnsi="Arial" w:cs="Arial"/>
          <w:sz w:val="20"/>
          <w:szCs w:val="20"/>
        </w:rPr>
        <w:t xml:space="preserve">into the form </w:t>
      </w:r>
      <w:r w:rsidRPr="000B3D7A">
        <w:rPr>
          <w:rFonts w:ascii="Arial" w:hAnsi="Arial" w:cs="Arial"/>
          <w:sz w:val="20"/>
          <w:szCs w:val="20"/>
        </w:rPr>
        <w:t>using information from your Oracle account.</w:t>
      </w:r>
    </w:p>
    <w:p w:rsidR="000B3D7A" w:rsidRDefault="000B3D7A" w:rsidP="000B3D7A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0B3D7A" w:rsidRPr="000B3D7A" w:rsidRDefault="000B3D7A" w:rsidP="000B3D7A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B3D7A">
        <w:rPr>
          <w:rFonts w:ascii="Arial" w:hAnsi="Arial" w:cs="Arial"/>
          <w:sz w:val="20"/>
          <w:szCs w:val="20"/>
        </w:rPr>
        <w:t>Click the “Next” button.</w:t>
      </w:r>
    </w:p>
    <w:p w:rsidR="008100DD" w:rsidRDefault="008100DD" w:rsidP="008100DD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BD6060" w:rsidRPr="00BD6060" w:rsidRDefault="00BD6060" w:rsidP="00BD6060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B0D09" w:rsidRPr="003B0D09" w:rsidRDefault="003B0D09" w:rsidP="006F24C3">
      <w:pPr>
        <w:spacing w:line="240" w:lineRule="auto"/>
        <w:rPr>
          <w:rFonts w:ascii="Arial" w:hAnsi="Arial" w:cs="Arial"/>
          <w:sz w:val="20"/>
          <w:szCs w:val="20"/>
        </w:rPr>
      </w:pPr>
    </w:p>
    <w:p w:rsidR="003B0D09" w:rsidRDefault="007F6CEA" w:rsidP="00BD6060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id-ID" w:eastAsia="id-ID"/>
        </w:rPr>
        <w:lastRenderedPageBreak/>
        <w:drawing>
          <wp:inline distT="0" distB="0" distL="0" distR="0">
            <wp:extent cx="8229600" cy="2736972"/>
            <wp:effectExtent l="171450" t="133350" r="361950" b="311028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736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6060" w:rsidRDefault="00BD6060" w:rsidP="00BD6060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BD6060" w:rsidRDefault="00BD6060" w:rsidP="00BD6060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Review and accept the </w:t>
      </w:r>
      <w:r w:rsidR="008100DD">
        <w:rPr>
          <w:rFonts w:ascii="Arial" w:hAnsi="Arial" w:cs="Arial"/>
          <w:sz w:val="20"/>
          <w:szCs w:val="20"/>
        </w:rPr>
        <w:t>“</w:t>
      </w:r>
      <w:r>
        <w:rPr>
          <w:rFonts w:ascii="Arial" w:hAnsi="Arial" w:cs="Arial"/>
          <w:sz w:val="20"/>
          <w:szCs w:val="20"/>
        </w:rPr>
        <w:t>Oracle Academy Individual Membership Agreement</w:t>
      </w:r>
      <w:r w:rsidR="006C3A05">
        <w:rPr>
          <w:rFonts w:ascii="Arial" w:hAnsi="Arial" w:cs="Arial"/>
          <w:sz w:val="20"/>
          <w:szCs w:val="20"/>
        </w:rPr>
        <w:t>”</w:t>
      </w:r>
    </w:p>
    <w:p w:rsidR="006C3A05" w:rsidRDefault="006C3A05" w:rsidP="00BD6060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6C3A05" w:rsidRDefault="006C3A05" w:rsidP="00BD6060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 the “Next” button</w:t>
      </w:r>
    </w:p>
    <w:p w:rsidR="00BD6060" w:rsidRPr="003B0D09" w:rsidRDefault="00BD6060" w:rsidP="00BD6060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E343F0" w:rsidRDefault="00E343F0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:rsidR="003B0D09" w:rsidRPr="003B0D09" w:rsidRDefault="003B0D09" w:rsidP="00E343F0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B0D09" w:rsidRDefault="00C6609C" w:rsidP="003B0D09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id-ID" w:eastAsia="id-ID"/>
        </w:rPr>
        <w:drawing>
          <wp:inline distT="0" distB="0" distL="0" distR="0">
            <wp:extent cx="8229600" cy="2586758"/>
            <wp:effectExtent l="171450" t="133350" r="361950" b="308842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5867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6919" w:rsidRDefault="00D56919" w:rsidP="00D56919">
      <w:pPr>
        <w:spacing w:after="0" w:line="240" w:lineRule="auto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Review your application</w:t>
      </w:r>
    </w:p>
    <w:p w:rsidR="002D03AE" w:rsidRPr="00D56919" w:rsidRDefault="002D03AE" w:rsidP="00D56919">
      <w:pPr>
        <w:spacing w:after="0" w:line="240" w:lineRule="auto"/>
        <w:rPr>
          <w:rFonts w:ascii="Arial" w:hAnsi="Arial" w:cs="Arial"/>
          <w:noProof/>
          <w:sz w:val="20"/>
          <w:szCs w:val="20"/>
        </w:rPr>
      </w:pPr>
    </w:p>
    <w:p w:rsidR="00D56919" w:rsidRDefault="00D56919" w:rsidP="00D56919">
      <w:pPr>
        <w:pStyle w:val="ListParagraph"/>
        <w:numPr>
          <w:ilvl w:val="0"/>
          <w:numId w:val="4"/>
        </w:numPr>
        <w:spacing w:after="0" w:line="240" w:lineRule="auto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Institution Information – Click “Change” if you need to edit your institution information.</w:t>
      </w:r>
    </w:p>
    <w:p w:rsidR="00D56919" w:rsidRDefault="00D56919" w:rsidP="00D56919">
      <w:pPr>
        <w:pStyle w:val="ListParagraph"/>
        <w:numPr>
          <w:ilvl w:val="0"/>
          <w:numId w:val="4"/>
        </w:numPr>
        <w:spacing w:after="0" w:line="240" w:lineRule="auto"/>
        <w:rPr>
          <w:rFonts w:ascii="Arial" w:hAnsi="Arial" w:cs="Arial"/>
          <w:noProof/>
          <w:sz w:val="20"/>
          <w:szCs w:val="20"/>
        </w:rPr>
      </w:pPr>
      <w:r w:rsidRPr="00D56919">
        <w:rPr>
          <w:rFonts w:ascii="Arial" w:hAnsi="Arial" w:cs="Arial"/>
          <w:noProof/>
          <w:sz w:val="20"/>
          <w:szCs w:val="20"/>
        </w:rPr>
        <w:t>Your Information – Click “Change” if you need to edit your information.</w:t>
      </w:r>
    </w:p>
    <w:p w:rsidR="00FE1C3B" w:rsidRDefault="00FE1C3B" w:rsidP="00FE1C3B">
      <w:pPr>
        <w:spacing w:after="0" w:line="240" w:lineRule="auto"/>
        <w:rPr>
          <w:rFonts w:ascii="Arial" w:hAnsi="Arial" w:cs="Arial"/>
          <w:noProof/>
          <w:sz w:val="20"/>
          <w:szCs w:val="20"/>
        </w:rPr>
      </w:pPr>
    </w:p>
    <w:p w:rsidR="00FE1C3B" w:rsidRPr="00FE1C3B" w:rsidRDefault="00FE1C3B" w:rsidP="00FE1C3B">
      <w:pPr>
        <w:spacing w:after="0" w:line="240" w:lineRule="auto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Click the “Submit Registration” button</w:t>
      </w:r>
    </w:p>
    <w:p w:rsidR="00D56919" w:rsidRPr="00D56919" w:rsidRDefault="00D56919" w:rsidP="00D56919">
      <w:pPr>
        <w:pStyle w:val="ListParagraph"/>
        <w:spacing w:after="0" w:line="240" w:lineRule="auto"/>
        <w:rPr>
          <w:rFonts w:ascii="Arial" w:hAnsi="Arial" w:cs="Arial"/>
          <w:noProof/>
          <w:sz w:val="20"/>
          <w:szCs w:val="20"/>
        </w:rPr>
      </w:pPr>
    </w:p>
    <w:p w:rsidR="003B0D09" w:rsidRDefault="00FE1C3B" w:rsidP="006F24C3">
      <w:pPr>
        <w:spacing w:line="240" w:lineRule="auto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8229600" cy="1611948"/>
            <wp:effectExtent l="171450" t="133350" r="361950" b="312102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611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2386" w:rsidRPr="00FE1C3B" w:rsidRDefault="00C02386" w:rsidP="00FE1C3B">
      <w:pPr>
        <w:spacing w:line="240" w:lineRule="auto"/>
        <w:rPr>
          <w:rFonts w:ascii="Arial" w:hAnsi="Arial" w:cs="Arial"/>
          <w:sz w:val="20"/>
          <w:szCs w:val="20"/>
        </w:rPr>
      </w:pPr>
      <w:r w:rsidRPr="00FE1C3B">
        <w:rPr>
          <w:rFonts w:ascii="Arial" w:hAnsi="Arial" w:cs="Arial"/>
          <w:sz w:val="20"/>
          <w:szCs w:val="20"/>
        </w:rPr>
        <w:t xml:space="preserve">Your application is complete. </w:t>
      </w:r>
    </w:p>
    <w:p w:rsidR="006F24C3" w:rsidRDefault="00C02386" w:rsidP="00FE1C3B">
      <w:pPr>
        <w:spacing w:line="240" w:lineRule="auto"/>
      </w:pPr>
      <w:r w:rsidRPr="00FE1C3B">
        <w:rPr>
          <w:rFonts w:ascii="Arial" w:hAnsi="Arial" w:cs="Arial"/>
          <w:sz w:val="20"/>
          <w:szCs w:val="20"/>
        </w:rPr>
        <w:t xml:space="preserve">Once your </w:t>
      </w:r>
      <w:r w:rsidR="00DA5447">
        <w:rPr>
          <w:rFonts w:ascii="Arial" w:hAnsi="Arial" w:cs="Arial"/>
          <w:sz w:val="20"/>
          <w:szCs w:val="20"/>
        </w:rPr>
        <w:t>membership</w:t>
      </w:r>
      <w:r w:rsidRPr="00FE1C3B">
        <w:rPr>
          <w:rFonts w:ascii="Arial" w:hAnsi="Arial" w:cs="Arial"/>
          <w:sz w:val="20"/>
          <w:szCs w:val="20"/>
        </w:rPr>
        <w:t xml:space="preserve"> has been processed, you will </w:t>
      </w:r>
      <w:r w:rsidR="00DA5447">
        <w:rPr>
          <w:rFonts w:ascii="Arial" w:hAnsi="Arial" w:cs="Arial"/>
          <w:sz w:val="20"/>
          <w:szCs w:val="20"/>
        </w:rPr>
        <w:t>receive a</w:t>
      </w:r>
      <w:r w:rsidR="00A17EC9">
        <w:rPr>
          <w:rFonts w:ascii="Arial" w:hAnsi="Arial" w:cs="Arial"/>
          <w:sz w:val="20"/>
          <w:szCs w:val="20"/>
        </w:rPr>
        <w:t xml:space="preserve"> “Welcome to Oracle Academy”</w:t>
      </w:r>
      <w:r w:rsidR="00DA5447">
        <w:rPr>
          <w:rFonts w:ascii="Arial" w:hAnsi="Arial" w:cs="Arial"/>
          <w:sz w:val="20"/>
          <w:szCs w:val="20"/>
        </w:rPr>
        <w:t xml:space="preserve"> email inviting you</w:t>
      </w:r>
      <w:r w:rsidRPr="00FE1C3B">
        <w:rPr>
          <w:rFonts w:ascii="Arial" w:hAnsi="Arial" w:cs="Arial"/>
          <w:sz w:val="20"/>
          <w:szCs w:val="20"/>
        </w:rPr>
        <w:t xml:space="preserve"> to sign</w:t>
      </w:r>
      <w:r w:rsidR="00F01F3B">
        <w:rPr>
          <w:rFonts w:ascii="Arial" w:hAnsi="Arial" w:cs="Arial"/>
          <w:sz w:val="20"/>
          <w:szCs w:val="20"/>
        </w:rPr>
        <w:t xml:space="preserve"> into the Academy member website. You must sign into the member website to enroll in workshop training events.</w:t>
      </w:r>
    </w:p>
    <w:p w:rsidR="00DA5447" w:rsidRDefault="00DA5447" w:rsidP="00FE1C3B">
      <w:pPr>
        <w:spacing w:line="240" w:lineRule="auto"/>
      </w:pPr>
    </w:p>
    <w:p w:rsidR="00DA5447" w:rsidRDefault="00DA5447" w:rsidP="00FE1C3B">
      <w:pPr>
        <w:spacing w:line="240" w:lineRule="auto"/>
      </w:pPr>
    </w:p>
    <w:p w:rsidR="00737562" w:rsidRDefault="00737562" w:rsidP="00FE1C3B">
      <w:pPr>
        <w:spacing w:line="240" w:lineRule="auto"/>
      </w:pPr>
    </w:p>
    <w:sectPr w:rsidR="00737562" w:rsidSect="00141E8C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4ABB" w:rsidRDefault="00884ABB" w:rsidP="001B4F2E">
      <w:pPr>
        <w:spacing w:after="0" w:line="240" w:lineRule="auto"/>
      </w:pPr>
      <w:r>
        <w:separator/>
      </w:r>
    </w:p>
  </w:endnote>
  <w:endnote w:type="continuationSeparator" w:id="0">
    <w:p w:rsidR="00884ABB" w:rsidRDefault="00884ABB" w:rsidP="001B4F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00007843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1BCA" w:rsidRDefault="00C81BC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1BCA" w:rsidRDefault="00C81BC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1BCA" w:rsidRDefault="00C81BC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4ABB" w:rsidRDefault="00884ABB" w:rsidP="001B4F2E">
      <w:pPr>
        <w:spacing w:after="0" w:line="240" w:lineRule="auto"/>
      </w:pPr>
      <w:r>
        <w:separator/>
      </w:r>
    </w:p>
  </w:footnote>
  <w:footnote w:type="continuationSeparator" w:id="0">
    <w:p w:rsidR="00884ABB" w:rsidRDefault="00884ABB" w:rsidP="001B4F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1BCA" w:rsidRDefault="00C81BC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2412243"/>
      <w:docPartObj>
        <w:docPartGallery w:val="Watermarks"/>
        <w:docPartUnique/>
      </w:docPartObj>
    </w:sdtPr>
    <w:sdtEndPr/>
    <w:sdtContent>
      <w:p w:rsidR="00C81BCA" w:rsidRDefault="00884ABB">
        <w:pPr>
          <w:pStyle w:val="Header"/>
        </w:pPr>
        <w:r>
          <w:rPr>
            <w:noProof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margin-left:0;margin-top:0;width:412.4pt;height:247.4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1BCA" w:rsidRDefault="00C81BC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572380"/>
    <w:multiLevelType w:val="hybridMultilevel"/>
    <w:tmpl w:val="16D44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7E1C19"/>
    <w:multiLevelType w:val="hybridMultilevel"/>
    <w:tmpl w:val="3B9C3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CD5752"/>
    <w:multiLevelType w:val="hybridMultilevel"/>
    <w:tmpl w:val="6A584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22389D"/>
    <w:multiLevelType w:val="hybridMultilevel"/>
    <w:tmpl w:val="310E6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BE667DF"/>
    <w:multiLevelType w:val="hybridMultilevel"/>
    <w:tmpl w:val="49804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byhape">
    <w15:presenceInfo w15:providerId="None" w15:userId="Abyhap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trackRevisions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F24C3"/>
    <w:rsid w:val="000151F7"/>
    <w:rsid w:val="000B3D7A"/>
    <w:rsid w:val="00141E8C"/>
    <w:rsid w:val="001B4F2E"/>
    <w:rsid w:val="002223DF"/>
    <w:rsid w:val="002B4F5E"/>
    <w:rsid w:val="002B67A3"/>
    <w:rsid w:val="002B69FD"/>
    <w:rsid w:val="002D03AE"/>
    <w:rsid w:val="0034474C"/>
    <w:rsid w:val="00346183"/>
    <w:rsid w:val="003465DC"/>
    <w:rsid w:val="003B0D09"/>
    <w:rsid w:val="004450FB"/>
    <w:rsid w:val="00456503"/>
    <w:rsid w:val="004F0F0E"/>
    <w:rsid w:val="0055723E"/>
    <w:rsid w:val="0056030F"/>
    <w:rsid w:val="005665E3"/>
    <w:rsid w:val="005A6C1B"/>
    <w:rsid w:val="005B7E7B"/>
    <w:rsid w:val="005D15E8"/>
    <w:rsid w:val="005E502D"/>
    <w:rsid w:val="00605EAB"/>
    <w:rsid w:val="00606B51"/>
    <w:rsid w:val="00621870"/>
    <w:rsid w:val="00624943"/>
    <w:rsid w:val="00667785"/>
    <w:rsid w:val="006C3A05"/>
    <w:rsid w:val="006F24C3"/>
    <w:rsid w:val="00715700"/>
    <w:rsid w:val="00737562"/>
    <w:rsid w:val="007540B3"/>
    <w:rsid w:val="007A2DBB"/>
    <w:rsid w:val="007F6CEA"/>
    <w:rsid w:val="008100DD"/>
    <w:rsid w:val="00884ABB"/>
    <w:rsid w:val="008A0B03"/>
    <w:rsid w:val="008E0FBC"/>
    <w:rsid w:val="009471F0"/>
    <w:rsid w:val="00973C31"/>
    <w:rsid w:val="0097507E"/>
    <w:rsid w:val="009B7DD4"/>
    <w:rsid w:val="00A02F0D"/>
    <w:rsid w:val="00A17EC9"/>
    <w:rsid w:val="00A35F4B"/>
    <w:rsid w:val="00AB05C7"/>
    <w:rsid w:val="00AC181D"/>
    <w:rsid w:val="00AF56C1"/>
    <w:rsid w:val="00B20EA2"/>
    <w:rsid w:val="00B52680"/>
    <w:rsid w:val="00BD6060"/>
    <w:rsid w:val="00C02386"/>
    <w:rsid w:val="00C316D3"/>
    <w:rsid w:val="00C6609C"/>
    <w:rsid w:val="00C703ED"/>
    <w:rsid w:val="00C709F1"/>
    <w:rsid w:val="00C81BCA"/>
    <w:rsid w:val="00D2388D"/>
    <w:rsid w:val="00D51E02"/>
    <w:rsid w:val="00D55C7B"/>
    <w:rsid w:val="00D56919"/>
    <w:rsid w:val="00D56D8D"/>
    <w:rsid w:val="00DA5447"/>
    <w:rsid w:val="00DF21FA"/>
    <w:rsid w:val="00E343F0"/>
    <w:rsid w:val="00E7465A"/>
    <w:rsid w:val="00E8004A"/>
    <w:rsid w:val="00F01F3B"/>
    <w:rsid w:val="00FA45BB"/>
    <w:rsid w:val="00FE1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27"/>
        <o:r id="V:Rule2" type="connector" idref="#_x0000_s1026"/>
      </o:rules>
    </o:shapelayout>
  </w:shapeDefaults>
  <w:decimalSymbol w:val=","/>
  <w:listSeparator w:val=";"/>
  <w15:docId w15:val="{2F1C7FA1-0955-4695-826F-E20A56937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24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24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4C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F0F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4F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4F2E"/>
  </w:style>
  <w:style w:type="paragraph" w:styleId="Footer">
    <w:name w:val="footer"/>
    <w:basedOn w:val="Normal"/>
    <w:link w:val="FooterChar"/>
    <w:uiPriority w:val="99"/>
    <w:semiHidden/>
    <w:unhideWhenUsed/>
    <w:rsid w:val="001B4F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B4F2E"/>
  </w:style>
  <w:style w:type="character" w:styleId="CommentReference">
    <w:name w:val="annotation reference"/>
    <w:basedOn w:val="DefaultParagraphFont"/>
    <w:uiPriority w:val="99"/>
    <w:semiHidden/>
    <w:unhideWhenUsed/>
    <w:rsid w:val="006249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494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494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49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4943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B05C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6778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hyperlink" Target="http://www.academy.oracle.com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A9B4D41-6FAE-467E-8735-6D7AA46EA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298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1995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echase</dc:creator>
  <cp:lastModifiedBy>Abyhape</cp:lastModifiedBy>
  <cp:revision>4</cp:revision>
  <dcterms:created xsi:type="dcterms:W3CDTF">2015-10-13T10:22:00Z</dcterms:created>
  <dcterms:modified xsi:type="dcterms:W3CDTF">2016-11-16T08:02:00Z</dcterms:modified>
</cp:coreProperties>
</file>